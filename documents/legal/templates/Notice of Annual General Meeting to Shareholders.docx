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928F" w14:textId="0817687A" w:rsidR="00E63E2E" w:rsidRPr="005972E4" w:rsidRDefault="00495C6D" w:rsidP="00055D2A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  <w:b/>
          <w:bCs/>
        </w:rPr>
      </w:pPr>
      <w:bookmarkStart w:id="0" w:name="_Hlk526175866"/>
      <w:bookmarkStart w:id="1" w:name="_Hlk536075309"/>
      <w:bookmarkStart w:id="2" w:name="_Hlk522268915"/>
      <w:r w:rsidRPr="005972E4">
        <w:rPr>
          <w:rFonts w:eastAsia="Tahoma" w:cstheme="minorHAnsi"/>
          <w:b/>
          <w:bCs/>
        </w:rPr>
        <w:t xml:space="preserve"> </w:t>
      </w:r>
      <w:r w:rsidR="00434642" w:rsidRPr="00464FBE">
        <w:rPr>
          <w:rFonts w:eastAsia="Tahoma" w:cstheme="minorHAnsi"/>
          <w:b/>
          <w:bCs/>
        </w:rPr>
        <w:t>[company]</w:t>
      </w:r>
    </w:p>
    <w:bookmarkEnd w:id="0"/>
    <w:p w14:paraId="299960B3" w14:textId="77777777" w:rsidR="00E63E2E" w:rsidRPr="005972E4" w:rsidRDefault="00E63E2E" w:rsidP="00D7091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</w:rPr>
      </w:pPr>
      <w:r w:rsidRPr="005972E4">
        <w:rPr>
          <w:rFonts w:eastAsia="Tahoma" w:cstheme="minorHAnsi"/>
        </w:rPr>
        <w:t xml:space="preserve">Incorporated in the Republic of the Union of Myanmar </w:t>
      </w:r>
    </w:p>
    <w:p w14:paraId="517CCA67" w14:textId="10DC6EE7" w:rsidR="00055D2A" w:rsidRDefault="00E63E2E" w:rsidP="00D7091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</w:rPr>
      </w:pPr>
      <w:r w:rsidRPr="005972E4">
        <w:rPr>
          <w:rFonts w:eastAsia="Tahoma" w:cstheme="minorHAnsi"/>
        </w:rPr>
        <w:t>Company Registration Number: [company_registration_number]</w:t>
      </w:r>
    </w:p>
    <w:p w14:paraId="610A36B7" w14:textId="1394E0B2" w:rsidR="00E63E2E" w:rsidRDefault="00E63E2E" w:rsidP="00D7091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  <w:bCs/>
        </w:rPr>
      </w:pPr>
      <w:r w:rsidRPr="005972E4">
        <w:rPr>
          <w:rFonts w:eastAsia="Tahoma" w:cstheme="minorHAnsi"/>
        </w:rPr>
        <w:t xml:space="preserve">(the </w:t>
      </w:r>
      <w:r w:rsidRPr="005972E4">
        <w:rPr>
          <w:rFonts w:eastAsia="Tahoma" w:cstheme="minorHAnsi"/>
          <w:b/>
          <w:bCs/>
        </w:rPr>
        <w:t>“Company”</w:t>
      </w:r>
      <w:r w:rsidRPr="005972E4">
        <w:rPr>
          <w:rFonts w:eastAsia="Tahoma" w:cstheme="minorHAnsi"/>
          <w:bCs/>
        </w:rPr>
        <w:t>)</w:t>
      </w:r>
      <w:bookmarkEnd w:id="1"/>
    </w:p>
    <w:p w14:paraId="2E02BFCE" w14:textId="77777777" w:rsidR="00BC0FBD" w:rsidRPr="005972E4" w:rsidRDefault="00BC0FBD" w:rsidP="00D7091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360" w:lineRule="auto"/>
        <w:jc w:val="center"/>
        <w:rPr>
          <w:rFonts w:eastAsia="Tahoma" w:cstheme="minorHAnsi"/>
          <w:b/>
          <w:bCs/>
        </w:rPr>
      </w:pPr>
    </w:p>
    <w:bookmarkEnd w:id="2"/>
    <w:p w14:paraId="6FE7EBB9" w14:textId="015550F1" w:rsidR="00AF1E47" w:rsidRDefault="002D1D9D" w:rsidP="00D70910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  <w:r w:rsidRPr="005972E4">
        <w:rPr>
          <w:rFonts w:cstheme="minorHAnsi"/>
        </w:rPr>
        <w:t>Date: [notice_date]</w:t>
      </w:r>
    </w:p>
    <w:p w14:paraId="5555FA7A" w14:textId="77777777" w:rsidR="00AF1E47" w:rsidRDefault="00AF1E47" w:rsidP="00D70910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</w:p>
    <w:p w14:paraId="69C5D629" w14:textId="2241323F" w:rsidR="00AF1E47" w:rsidRDefault="00AF1E47" w:rsidP="00AF1E47">
      <w:pPr>
        <w:jc w:val="both"/>
        <w:rPr>
          <w:rFonts w:ascii="Calibri" w:hAnsi="Calibri" w:cs="Calibri"/>
          <w:b/>
          <w:bCs/>
        </w:rPr>
      </w:pPr>
      <w:r w:rsidRPr="00B97FCC">
        <w:rPr>
          <w:rFonts w:ascii="Calibri" w:hAnsi="Calibri" w:cs="Calibri"/>
          <w:b/>
          <w:bCs/>
        </w:rPr>
        <w:t xml:space="preserve">TO:  ALL THE SHAREHOLDERS OF THE COMPANY </w:t>
      </w:r>
      <w:r w:rsidRPr="00B97FCC">
        <w:rPr>
          <w:rFonts w:ascii="Calibri" w:hAnsi="Calibri" w:cs="Calibri"/>
        </w:rPr>
        <w:t>(</w:t>
      </w:r>
      <w:r w:rsidRPr="00B97FCC">
        <w:rPr>
          <w:rFonts w:ascii="Calibri" w:hAnsi="Calibri" w:cs="Calibri"/>
          <w:b/>
          <w:bCs/>
        </w:rPr>
        <w:t>AS NOTED BELOW</w:t>
      </w:r>
      <w:r w:rsidRPr="00B97FCC">
        <w:rPr>
          <w:rFonts w:ascii="Calibri" w:hAnsi="Calibri" w:cs="Calibri"/>
        </w:rPr>
        <w:t xml:space="preserve">) </w:t>
      </w:r>
      <w:r w:rsidRPr="00B97FCC">
        <w:rPr>
          <w:rFonts w:ascii="Calibri" w:hAnsi="Calibri" w:cs="Calibri"/>
          <w:b/>
          <w:bCs/>
        </w:rPr>
        <w:t>AS WELL AS THE COMPANY’S DIRECTORS AND THE COMPANY’S AUDITOR</w:t>
      </w:r>
      <w:r w:rsidRPr="00B97FCC">
        <w:rPr>
          <w:rFonts w:ascii="Calibri" w:hAnsi="Calibri" w:cs="Calibri"/>
        </w:rPr>
        <w:t>(</w:t>
      </w:r>
      <w:r w:rsidRPr="00B97FCC">
        <w:rPr>
          <w:rFonts w:ascii="Calibri" w:hAnsi="Calibri" w:cs="Calibri"/>
          <w:b/>
          <w:bCs/>
        </w:rPr>
        <w:t>S</w:t>
      </w:r>
      <w:r w:rsidRPr="00B97FCC">
        <w:rPr>
          <w:rFonts w:ascii="Calibri" w:hAnsi="Calibri" w:cs="Calibri"/>
        </w:rPr>
        <w:t>)</w:t>
      </w:r>
    </w:p>
    <w:p w14:paraId="311FA659" w14:textId="77777777" w:rsidR="00445DB5" w:rsidRDefault="00AF1E47" w:rsidP="00AF1E47">
      <w:pPr>
        <w:pStyle w:val="ListParagraph"/>
        <w:numPr>
          <w:ilvl w:val="0"/>
          <w:numId w:val="13"/>
        </w:numPr>
        <w:jc w:val="both"/>
        <w:rPr>
          <w:ins w:id="3" w:author="CH Legal " w:date="2025-12-29T15:13:00Z" w16du:dateUtc="2025-12-29T08:43:00Z"/>
          <w:rFonts w:ascii="Calibri" w:hAnsi="Calibri" w:cs="Calibri"/>
          <w:b/>
          <w:bCs/>
        </w:rPr>
      </w:pPr>
      <w:r w:rsidRPr="00464FBE">
        <w:rPr>
          <w:rFonts w:ascii="Calibri" w:hAnsi="Calibri" w:cs="Calibri"/>
          <w:b/>
          <w:bCs/>
        </w:rPr>
        <w:t>[</w:t>
      </w:r>
      <w:ins w:id="4" w:author="CH Legal " w:date="2025-12-29T15:13:00Z" w16du:dateUtc="2025-12-29T08:43:00Z">
        <w:r w:rsidR="001242AE">
          <w:rPr>
            <w:rFonts w:ascii="Calibri" w:hAnsi="Calibri" w:cs="Calibri"/>
            <w:b/>
            <w:bCs/>
          </w:rPr>
          <w:t>shareholder</w:t>
        </w:r>
      </w:ins>
      <w:del w:id="5" w:author="CH Legal " w:date="2025-12-29T15:13:00Z" w16du:dateUtc="2025-12-29T08:43:00Z">
        <w:r w:rsidRPr="00464FBE" w:rsidDel="001242AE">
          <w:rPr>
            <w:rFonts w:ascii="Calibri" w:hAnsi="Calibri" w:cs="Calibri"/>
            <w:b/>
            <w:bCs/>
          </w:rPr>
          <w:delText>company</w:delText>
        </w:r>
      </w:del>
      <w:ins w:id="6" w:author="CH Legal " w:date="2025-12-29T15:13:00Z" w16du:dateUtc="2025-12-29T08:43:00Z">
        <w:r w:rsidR="001242AE">
          <w:rPr>
            <w:rFonts w:ascii="Calibri" w:hAnsi="Calibri" w:cs="Calibri"/>
            <w:b/>
            <w:bCs/>
          </w:rPr>
          <w:t>_1_name</w:t>
        </w:r>
      </w:ins>
      <w:r w:rsidRPr="00464FBE">
        <w:rPr>
          <w:rFonts w:ascii="Calibri" w:hAnsi="Calibri" w:cs="Calibri"/>
          <w:b/>
          <w:bCs/>
        </w:rPr>
        <w:t>]</w:t>
      </w:r>
    </w:p>
    <w:p w14:paraId="0710AB91" w14:textId="77777777" w:rsidR="00445DB5" w:rsidRDefault="00445DB5" w:rsidP="00AF1E47">
      <w:pPr>
        <w:pStyle w:val="ListParagraph"/>
        <w:numPr>
          <w:ilvl w:val="0"/>
          <w:numId w:val="13"/>
        </w:numPr>
        <w:jc w:val="both"/>
        <w:rPr>
          <w:ins w:id="7" w:author="CH Legal " w:date="2025-12-29T15:13:00Z" w16du:dateUtc="2025-12-29T08:43:00Z"/>
          <w:rFonts w:ascii="Calibri" w:hAnsi="Calibri" w:cs="Calibri"/>
          <w:b/>
          <w:bCs/>
        </w:rPr>
      </w:pPr>
      <w:ins w:id="8" w:author="CH Legal " w:date="2025-12-29T15:13:00Z" w16du:dateUtc="2025-12-29T08:43:00Z">
        <w:r w:rsidRPr="00464FBE">
          <w:rPr>
            <w:rFonts w:ascii="Calibri" w:hAnsi="Calibri" w:cs="Calibri"/>
            <w:b/>
            <w:bCs/>
          </w:rPr>
          <w:t>[</w:t>
        </w:r>
        <w:r>
          <w:rPr>
            <w:rFonts w:ascii="Calibri" w:hAnsi="Calibri" w:cs="Calibri"/>
            <w:b/>
            <w:bCs/>
          </w:rPr>
          <w:t>shareholder_</w:t>
        </w:r>
        <w:r>
          <w:rPr>
            <w:rFonts w:ascii="Calibri" w:hAnsi="Calibri" w:cs="Calibri"/>
            <w:b/>
            <w:bCs/>
          </w:rPr>
          <w:t>2</w:t>
        </w:r>
        <w:r>
          <w:rPr>
            <w:rFonts w:ascii="Calibri" w:hAnsi="Calibri" w:cs="Calibri"/>
            <w:b/>
            <w:bCs/>
          </w:rPr>
          <w:t>_name</w:t>
        </w:r>
        <w:r w:rsidRPr="00464FBE">
          <w:rPr>
            <w:rFonts w:ascii="Calibri" w:hAnsi="Calibri" w:cs="Calibri"/>
            <w:b/>
            <w:bCs/>
          </w:rPr>
          <w:t>]</w:t>
        </w:r>
      </w:ins>
    </w:p>
    <w:p w14:paraId="5814C153" w14:textId="2426540C" w:rsidR="00AF1E47" w:rsidRPr="00464FBE" w:rsidRDefault="00445DB5" w:rsidP="00AF1E4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b/>
          <w:bCs/>
        </w:rPr>
      </w:pPr>
      <w:ins w:id="9" w:author="CH Legal " w:date="2025-12-29T15:13:00Z" w16du:dateUtc="2025-12-29T08:43:00Z">
        <w:r w:rsidRPr="00464FBE">
          <w:rPr>
            <w:rFonts w:ascii="Calibri" w:hAnsi="Calibri" w:cs="Calibri"/>
            <w:b/>
            <w:bCs/>
          </w:rPr>
          <w:t>[</w:t>
        </w:r>
        <w:r>
          <w:rPr>
            <w:rFonts w:ascii="Calibri" w:hAnsi="Calibri" w:cs="Calibri"/>
            <w:b/>
            <w:bCs/>
          </w:rPr>
          <w:t>shareholder_</w:t>
        </w:r>
        <w:r>
          <w:rPr>
            <w:rFonts w:ascii="Calibri" w:hAnsi="Calibri" w:cs="Calibri"/>
            <w:b/>
            <w:bCs/>
          </w:rPr>
          <w:t>3</w:t>
        </w:r>
        <w:r>
          <w:rPr>
            <w:rFonts w:ascii="Calibri" w:hAnsi="Calibri" w:cs="Calibri"/>
            <w:b/>
            <w:bCs/>
          </w:rPr>
          <w:t>_name</w:t>
        </w:r>
        <w:r w:rsidRPr="00464FBE">
          <w:rPr>
            <w:rFonts w:ascii="Calibri" w:hAnsi="Calibri" w:cs="Calibri"/>
            <w:b/>
            <w:bCs/>
          </w:rPr>
          <w:t>]</w:t>
        </w:r>
      </w:ins>
      <w:hyperlink r:id="rId9" w:history="1"/>
    </w:p>
    <w:p w14:paraId="189CE003" w14:textId="75B72706" w:rsidR="00AF1E47" w:rsidRPr="00F95190" w:rsidRDefault="00AF1E47" w:rsidP="00F95190">
      <w:pPr>
        <w:pStyle w:val="ListParagraph"/>
        <w:jc w:val="both"/>
        <w:rPr>
          <w:rFonts w:ascii="Calibri" w:hAnsi="Calibri" w:cs="Calibri"/>
          <w:b/>
          <w:bCs/>
        </w:rPr>
      </w:pPr>
    </w:p>
    <w:p w14:paraId="6E3E82D2" w14:textId="77777777" w:rsidR="00AF1E47" w:rsidRDefault="00AF1E47" w:rsidP="00AF1E47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jc w:val="both"/>
        <w:rPr>
          <w:rFonts w:ascii="Calibri" w:eastAsia="Tahoma" w:hAnsi="Calibri" w:cs="Calibri"/>
          <w:b/>
          <w:bCs/>
        </w:rPr>
      </w:pPr>
    </w:p>
    <w:p w14:paraId="3AC01AD2" w14:textId="5CDB905F" w:rsidR="00AF1E47" w:rsidRPr="00F95190" w:rsidRDefault="00AF1E47" w:rsidP="00F95190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jc w:val="both"/>
        <w:rPr>
          <w:rFonts w:ascii="Calibri" w:eastAsia="Tahoma" w:hAnsi="Calibri" w:cs="Calibri"/>
          <w:b/>
          <w:bCs/>
        </w:rPr>
      </w:pPr>
      <w:r w:rsidRPr="00F95190">
        <w:rPr>
          <w:rFonts w:ascii="Calibri" w:eastAsia="Tahoma" w:hAnsi="Calibri" w:cs="Calibri"/>
          <w:b/>
          <w:bCs/>
        </w:rPr>
        <w:t>NOTICE OF GENERAL MEETING</w:t>
      </w:r>
    </w:p>
    <w:p w14:paraId="76D1C40D" w14:textId="51E6B42D" w:rsidR="00AF1E47" w:rsidRPr="00F95190" w:rsidRDefault="00AF1E47" w:rsidP="00F95190">
      <w:pPr>
        <w:jc w:val="both"/>
        <w:rPr>
          <w:rFonts w:ascii="Calibri" w:eastAsia="Tahoma" w:hAnsi="Calibri" w:cs="Calibri"/>
        </w:rPr>
      </w:pPr>
      <w:r w:rsidRPr="00F95190">
        <w:rPr>
          <w:rFonts w:ascii="Calibri" w:hAnsi="Calibri" w:cs="Calibri"/>
        </w:rPr>
        <w:t xml:space="preserve">NOTICE IS HEREBY GIVEN pursuant to Clause 57 and 58 of the Constitution and section 152 of the Myanmar Companies Law that </w:t>
      </w:r>
      <w:r>
        <w:rPr>
          <w:rFonts w:ascii="Calibri" w:hAnsi="Calibri" w:cs="Calibri"/>
        </w:rPr>
        <w:t xml:space="preserve">Annual </w:t>
      </w:r>
      <w:r>
        <w:rPr>
          <w:rFonts w:ascii="Calibri" w:eastAsia="Tahoma" w:hAnsi="Calibri" w:cs="Calibri"/>
        </w:rPr>
        <w:t>G</w:t>
      </w:r>
      <w:r w:rsidRPr="00F95190">
        <w:rPr>
          <w:rFonts w:ascii="Calibri" w:eastAsia="Tahoma" w:hAnsi="Calibri" w:cs="Calibri"/>
        </w:rPr>
        <w:t xml:space="preserve">eneral </w:t>
      </w:r>
      <w:r>
        <w:rPr>
          <w:rFonts w:ascii="Calibri" w:eastAsia="Tahoma" w:hAnsi="Calibri" w:cs="Calibri"/>
        </w:rPr>
        <w:t>M</w:t>
      </w:r>
      <w:r w:rsidRPr="00F95190">
        <w:rPr>
          <w:rFonts w:ascii="Calibri" w:eastAsia="Tahoma" w:hAnsi="Calibri" w:cs="Calibri"/>
        </w:rPr>
        <w:t>eeting</w:t>
      </w:r>
      <w:r>
        <w:rPr>
          <w:rFonts w:ascii="Calibri" w:eastAsia="Tahoma" w:hAnsi="Calibri" w:cs="Calibri"/>
        </w:rPr>
        <w:t xml:space="preserve"> (AGM)</w:t>
      </w:r>
      <w:r w:rsidRPr="00F95190">
        <w:rPr>
          <w:rFonts w:ascii="Calibri" w:eastAsia="Tahoma" w:hAnsi="Calibri" w:cs="Calibri"/>
        </w:rPr>
        <w:t xml:space="preserve"> of </w:t>
      </w:r>
      <w:r>
        <w:rPr>
          <w:rFonts w:ascii="Calibri" w:eastAsia="Tahoma" w:hAnsi="Calibri" w:cs="Calibri"/>
        </w:rPr>
        <w:t xml:space="preserve">the Company </w:t>
      </w:r>
      <w:r w:rsidRPr="00F95190">
        <w:rPr>
          <w:rFonts w:ascii="Calibri" w:eastAsia="Tahoma" w:hAnsi="Calibri" w:cs="Calibri"/>
        </w:rPr>
        <w:t>will be held on the place and time mentioned below</w:t>
      </w:r>
      <w:r w:rsidR="00795798">
        <w:rPr>
          <w:rFonts w:ascii="Calibri" w:eastAsia="Tahoma" w:hAnsi="Calibri" w:cs="Calibri"/>
        </w:rPr>
        <w:t xml:space="preserve"> </w:t>
      </w:r>
      <w:r w:rsidR="00795798" w:rsidRPr="00A95A0C">
        <w:t>to discuss and transact the business</w:t>
      </w:r>
      <w:r w:rsidR="00795798">
        <w:t>es as mentioned in the meeting agenda</w:t>
      </w:r>
      <w:r w:rsidRPr="00F95190">
        <w:rPr>
          <w:rFonts w:ascii="Calibri" w:eastAsia="Tahoma" w:hAnsi="Calibri" w:cs="Calibri"/>
        </w:rPr>
        <w:t xml:space="preserve">; </w:t>
      </w:r>
    </w:p>
    <w:p w14:paraId="0289522D" w14:textId="43AC4BED" w:rsidR="00AF1E47" w:rsidRPr="00B97FCC" w:rsidRDefault="00AF1E47" w:rsidP="00AF1E47">
      <w:pPr>
        <w:jc w:val="both"/>
        <w:rPr>
          <w:rFonts w:ascii="Calibri" w:eastAsia="Tahoma" w:hAnsi="Calibri" w:cs="Calibri"/>
        </w:rPr>
      </w:pPr>
      <w:r w:rsidRPr="5CCA8061">
        <w:rPr>
          <w:rFonts w:ascii="Calibri" w:eastAsia="Tahoma" w:hAnsi="Calibri" w:cs="Calibri"/>
          <w:b/>
          <w:bCs/>
        </w:rPr>
        <w:t>Place: [meeting_location]</w:t>
      </w:r>
      <w:r>
        <w:tab/>
      </w:r>
    </w:p>
    <w:p w14:paraId="69224B8E" w14:textId="658AA352" w:rsidR="00AF1E47" w:rsidRPr="00B97FCC" w:rsidRDefault="00AF1E47" w:rsidP="00AF1E47">
      <w:pPr>
        <w:jc w:val="both"/>
        <w:rPr>
          <w:rFonts w:ascii="Calibri" w:eastAsia="Tahoma" w:hAnsi="Calibri" w:cs="Calibri"/>
          <w:highlight w:val="yellow"/>
        </w:rPr>
      </w:pPr>
      <w:r w:rsidRPr="5CCA8061">
        <w:rPr>
          <w:rFonts w:ascii="Calibri" w:eastAsia="Tahoma" w:hAnsi="Calibri" w:cs="Calibri"/>
          <w:b/>
          <w:bCs/>
        </w:rPr>
        <w:t>Date: [meeting_date]</w:t>
      </w:r>
      <w:r>
        <w:tab/>
      </w:r>
    </w:p>
    <w:p w14:paraId="63B9842B" w14:textId="0A357E64" w:rsidR="00AF1E47" w:rsidRPr="00B97FCC" w:rsidRDefault="00AF1E47" w:rsidP="00AF1E47">
      <w:pPr>
        <w:jc w:val="both"/>
        <w:rPr>
          <w:rFonts w:ascii="Calibri" w:eastAsia="Tahoma" w:hAnsi="Calibri" w:cs="Calibri"/>
        </w:rPr>
      </w:pPr>
      <w:r w:rsidRPr="5CCA8061">
        <w:rPr>
          <w:rFonts w:ascii="Calibri" w:eastAsia="Tahoma" w:hAnsi="Calibri" w:cs="Calibri"/>
          <w:b/>
          <w:bCs/>
        </w:rPr>
        <w:t>Time: [meeting_time]</w:t>
      </w:r>
      <w:r>
        <w:tab/>
      </w:r>
    </w:p>
    <w:p w14:paraId="52928172" w14:textId="77777777" w:rsidR="00795798" w:rsidRDefault="00795798" w:rsidP="00AF1E47">
      <w:pPr>
        <w:jc w:val="both"/>
        <w:rPr>
          <w:rFonts w:ascii="Calibri" w:eastAsia="Tahoma" w:hAnsi="Calibri" w:cs="Calibri"/>
          <w:b/>
          <w:bCs/>
        </w:rPr>
      </w:pPr>
    </w:p>
    <w:p w14:paraId="0D52C1B8" w14:textId="104F7043" w:rsidR="00AF1E47" w:rsidRPr="00B97FCC" w:rsidRDefault="00AF1E47" w:rsidP="00AF1E47">
      <w:pPr>
        <w:jc w:val="both"/>
        <w:rPr>
          <w:rFonts w:ascii="Calibri" w:eastAsia="Tahoma" w:hAnsi="Calibri" w:cs="Calibri"/>
          <w:b/>
          <w:bCs/>
        </w:rPr>
      </w:pPr>
      <w:r w:rsidRPr="00B97FCC">
        <w:rPr>
          <w:rFonts w:ascii="Calibri" w:eastAsia="Tahoma" w:hAnsi="Calibri" w:cs="Calibri"/>
          <w:b/>
          <w:bCs/>
        </w:rPr>
        <w:t>MEETING AGENDA</w:t>
      </w:r>
    </w:p>
    <w:p w14:paraId="02CBEF0E" w14:textId="77777777" w:rsidR="00C716BE" w:rsidRDefault="00C716BE" w:rsidP="00AF1E47">
      <w:pPr>
        <w:pStyle w:val="ListParagraph"/>
        <w:numPr>
          <w:ilvl w:val="0"/>
          <w:numId w:val="17"/>
        </w:numPr>
        <w:spacing w:line="279" w:lineRule="auto"/>
        <w:jc w:val="both"/>
        <w:rPr>
          <w:rFonts w:ascii="Calibri" w:eastAsia="Tahoma" w:hAnsi="Calibri" w:cs="Calibri"/>
        </w:rPr>
      </w:pPr>
      <w:r>
        <w:rPr>
          <w:rFonts w:ascii="Calibri" w:eastAsia="Tahoma" w:hAnsi="Calibri" w:cs="Calibri"/>
        </w:rPr>
        <w:t>Review of annual financial report, directors report and auditor’s report</w:t>
      </w:r>
    </w:p>
    <w:p w14:paraId="7E700B29" w14:textId="632AB934" w:rsidR="00AF1E47" w:rsidRPr="00B97FCC" w:rsidRDefault="00C716BE" w:rsidP="00AF1E47">
      <w:pPr>
        <w:pStyle w:val="ListParagraph"/>
        <w:numPr>
          <w:ilvl w:val="0"/>
          <w:numId w:val="17"/>
        </w:numPr>
        <w:spacing w:line="279" w:lineRule="auto"/>
        <w:jc w:val="both"/>
        <w:rPr>
          <w:rFonts w:ascii="Calibri" w:eastAsia="Tahoma" w:hAnsi="Calibri" w:cs="Calibri"/>
        </w:rPr>
      </w:pPr>
      <w:r>
        <w:rPr>
          <w:rFonts w:ascii="Calibri" w:eastAsia="Tahoma" w:hAnsi="Calibri" w:cs="Calibri"/>
        </w:rPr>
        <w:t xml:space="preserve">Appointment of auditor for the financial year </w:t>
      </w:r>
      <w:ins w:id="10" w:author="CH Legal " w:date="2025-12-29T15:14:00Z" w16du:dateUtc="2025-12-29T08:44:00Z">
        <w:r w:rsidR="00445DB5">
          <w:rPr>
            <w:rFonts w:ascii="Calibri" w:eastAsia="Tahoma" w:hAnsi="Calibri" w:cs="Calibri"/>
          </w:rPr>
          <w:t xml:space="preserve">ending </w:t>
        </w:r>
      </w:ins>
      <w:r>
        <w:rPr>
          <w:rFonts w:ascii="Calibri" w:eastAsia="Tahoma" w:hAnsi="Calibri" w:cs="Calibri"/>
        </w:rPr>
        <w:t xml:space="preserve">[financial_year_end_date] </w:t>
      </w:r>
    </w:p>
    <w:p w14:paraId="78C3659F" w14:textId="0E05B173" w:rsidR="00AF1E47" w:rsidRPr="00B97FCC" w:rsidRDefault="00AF1E47" w:rsidP="00AF1E47">
      <w:pPr>
        <w:pStyle w:val="ListParagraph"/>
        <w:numPr>
          <w:ilvl w:val="0"/>
          <w:numId w:val="17"/>
        </w:numPr>
        <w:spacing w:line="279" w:lineRule="auto"/>
        <w:jc w:val="both"/>
        <w:rPr>
          <w:rFonts w:ascii="Calibri" w:eastAsia="Tahoma" w:hAnsi="Calibri" w:cs="Calibri"/>
        </w:rPr>
      </w:pPr>
      <w:r w:rsidRPr="00B97FCC">
        <w:rPr>
          <w:rFonts w:ascii="Calibri" w:eastAsia="Tahoma" w:hAnsi="Calibri" w:cs="Calibri"/>
        </w:rPr>
        <w:t>Any other related business</w:t>
      </w:r>
    </w:p>
    <w:p w14:paraId="5D2A9FA7" w14:textId="77777777" w:rsidR="00C716BE" w:rsidRDefault="00C716BE" w:rsidP="00AF1E47">
      <w:pPr>
        <w:jc w:val="both"/>
        <w:rPr>
          <w:rFonts w:ascii="Calibri" w:eastAsia="Tahoma" w:hAnsi="Calibri" w:cs="Calibri"/>
          <w:b/>
          <w:bCs/>
        </w:rPr>
      </w:pPr>
    </w:p>
    <w:p w14:paraId="7B1E72E7" w14:textId="7B0A8203" w:rsidR="00AF1E47" w:rsidRPr="00B97FCC" w:rsidRDefault="00AF1E47" w:rsidP="00AF1E47">
      <w:pPr>
        <w:jc w:val="both"/>
        <w:rPr>
          <w:rFonts w:ascii="Calibri" w:eastAsia="Tahoma" w:hAnsi="Calibri" w:cs="Calibri"/>
          <w:b/>
          <w:bCs/>
        </w:rPr>
      </w:pPr>
      <w:r w:rsidRPr="00B97FCC">
        <w:rPr>
          <w:rFonts w:ascii="Calibri" w:eastAsia="Tahoma" w:hAnsi="Calibri" w:cs="Calibri"/>
          <w:b/>
          <w:bCs/>
        </w:rPr>
        <w:t xml:space="preserve">NOTES: </w:t>
      </w:r>
      <w:r w:rsidRPr="00B97FCC">
        <w:rPr>
          <w:rFonts w:ascii="Calibri" w:eastAsia="Tahoma" w:hAnsi="Calibri" w:cs="Calibri"/>
          <w:b/>
          <w:bCs/>
        </w:rPr>
        <w:tab/>
      </w:r>
    </w:p>
    <w:p w14:paraId="5A2B08B8" w14:textId="63FB5F42" w:rsidR="00AF1E47" w:rsidRPr="00B97FCC" w:rsidRDefault="00AF1E47" w:rsidP="00AF1E47">
      <w:pPr>
        <w:pStyle w:val="ListParagraph"/>
        <w:numPr>
          <w:ilvl w:val="0"/>
          <w:numId w:val="14"/>
        </w:numPr>
        <w:spacing w:line="279" w:lineRule="auto"/>
        <w:ind w:hanging="720"/>
        <w:jc w:val="both"/>
        <w:rPr>
          <w:rFonts w:ascii="Calibri" w:eastAsia="Tahoma" w:hAnsi="Calibri" w:cs="Calibri"/>
        </w:rPr>
      </w:pPr>
      <w:r w:rsidRPr="5CCA8061">
        <w:rPr>
          <w:rFonts w:ascii="Calibri" w:eastAsia="Tahoma" w:hAnsi="Calibri" w:cs="Calibri"/>
        </w:rPr>
        <w:t xml:space="preserve">The meeting will be </w:t>
      </w:r>
      <w:r w:rsidR="00C716BE">
        <w:rPr>
          <w:rFonts w:ascii="Calibri" w:eastAsia="Tahoma" w:hAnsi="Calibri" w:cs="Calibri"/>
        </w:rPr>
        <w:t>Annual</w:t>
      </w:r>
      <w:r w:rsidRPr="5CCA8061">
        <w:rPr>
          <w:rFonts w:ascii="Calibri" w:eastAsia="Tahoma" w:hAnsi="Calibri" w:cs="Calibri"/>
        </w:rPr>
        <w:t xml:space="preserve"> </w:t>
      </w:r>
      <w:r w:rsidR="00C716BE">
        <w:rPr>
          <w:rFonts w:ascii="Calibri" w:eastAsia="Tahoma" w:hAnsi="Calibri" w:cs="Calibri"/>
        </w:rPr>
        <w:t>G</w:t>
      </w:r>
      <w:r w:rsidRPr="5CCA8061">
        <w:rPr>
          <w:rFonts w:ascii="Calibri" w:eastAsia="Tahoma" w:hAnsi="Calibri" w:cs="Calibri"/>
        </w:rPr>
        <w:t xml:space="preserve">eneral </w:t>
      </w:r>
      <w:r w:rsidR="00C716BE">
        <w:rPr>
          <w:rFonts w:ascii="Calibri" w:eastAsia="Tahoma" w:hAnsi="Calibri" w:cs="Calibri"/>
        </w:rPr>
        <w:t>M</w:t>
      </w:r>
      <w:r w:rsidRPr="5CCA8061">
        <w:rPr>
          <w:rFonts w:ascii="Calibri" w:eastAsia="Tahoma" w:hAnsi="Calibri" w:cs="Calibri"/>
        </w:rPr>
        <w:t>eeting of the Company.</w:t>
      </w:r>
    </w:p>
    <w:p w14:paraId="3FFA5DF9" w14:textId="77777777" w:rsidR="00AF1E47" w:rsidRPr="00B97FCC" w:rsidRDefault="00AF1E47" w:rsidP="00AF1E47">
      <w:pPr>
        <w:pStyle w:val="ListParagraph"/>
        <w:numPr>
          <w:ilvl w:val="0"/>
          <w:numId w:val="14"/>
        </w:numPr>
        <w:spacing w:line="279" w:lineRule="auto"/>
        <w:ind w:hanging="720"/>
        <w:jc w:val="both"/>
        <w:rPr>
          <w:rFonts w:ascii="Calibri" w:eastAsia="Tahoma" w:hAnsi="Calibri" w:cs="Calibri"/>
        </w:rPr>
      </w:pPr>
      <w:r w:rsidRPr="00B97FCC">
        <w:rPr>
          <w:rFonts w:ascii="Calibri" w:hAnsi="Calibri" w:cs="Calibri"/>
          <w:color w:val="262626" w:themeColor="text1" w:themeTint="D9"/>
          <w:lang w:eastAsia="ko-KR"/>
        </w:rPr>
        <w:t xml:space="preserve">The meeting will be quorate if at least two members are present at all times during the meeting. </w:t>
      </w:r>
    </w:p>
    <w:p w14:paraId="02F3FF37" w14:textId="77777777" w:rsidR="00AF1E47" w:rsidRPr="00B97FCC" w:rsidRDefault="00AF1E47" w:rsidP="00AF1E47">
      <w:pPr>
        <w:pStyle w:val="ListParagraph"/>
        <w:numPr>
          <w:ilvl w:val="0"/>
          <w:numId w:val="14"/>
        </w:numPr>
        <w:spacing w:line="279" w:lineRule="auto"/>
        <w:ind w:hanging="720"/>
        <w:jc w:val="both"/>
        <w:rPr>
          <w:rFonts w:ascii="Calibri" w:eastAsia="Tahoma" w:hAnsi="Calibri" w:cs="Calibri"/>
        </w:rPr>
      </w:pPr>
      <w:r w:rsidRPr="00B97FCC">
        <w:rPr>
          <w:rFonts w:ascii="Calibri" w:eastAsia="Tahoma" w:hAnsi="Calibri" w:cs="Calibri"/>
        </w:rPr>
        <w:t xml:space="preserve">The resolution to be adopted at the meeting will be the ordinary resolution of the members of the Company. </w:t>
      </w:r>
    </w:p>
    <w:p w14:paraId="659287B7" w14:textId="77777777" w:rsidR="00AF1E47" w:rsidRPr="00B97FCC" w:rsidRDefault="00AF1E47" w:rsidP="00AF1E47">
      <w:pPr>
        <w:pStyle w:val="ListParagraph"/>
        <w:numPr>
          <w:ilvl w:val="0"/>
          <w:numId w:val="14"/>
        </w:numPr>
        <w:spacing w:line="279" w:lineRule="auto"/>
        <w:ind w:hanging="720"/>
        <w:jc w:val="both"/>
        <w:rPr>
          <w:rFonts w:ascii="Calibri" w:eastAsia="Tahoma" w:hAnsi="Calibri" w:cs="Calibri"/>
        </w:rPr>
      </w:pPr>
      <w:r w:rsidRPr="00B97FCC">
        <w:rPr>
          <w:rFonts w:ascii="Calibri" w:hAnsi="Calibri" w:cs="Calibri"/>
          <w:color w:val="262626" w:themeColor="text1" w:themeTint="D9"/>
          <w:lang w:eastAsia="ko-KR"/>
        </w:rPr>
        <w:t>Appointment of Proxy</w:t>
      </w:r>
    </w:p>
    <w:p w14:paraId="416D742A" w14:textId="77777777" w:rsidR="00AF1E47" w:rsidRPr="00B97FCC" w:rsidRDefault="00AF1E47" w:rsidP="00AF1E47">
      <w:pPr>
        <w:pStyle w:val="ListParagraph"/>
        <w:numPr>
          <w:ilvl w:val="0"/>
          <w:numId w:val="15"/>
        </w:numPr>
        <w:spacing w:line="279" w:lineRule="auto"/>
        <w:jc w:val="both"/>
        <w:rPr>
          <w:rFonts w:ascii="Calibri" w:eastAsia="Tahoma" w:hAnsi="Calibri" w:cs="Calibri"/>
        </w:rPr>
      </w:pPr>
      <w:r w:rsidRPr="00B97FCC">
        <w:rPr>
          <w:rFonts w:ascii="Calibri" w:hAnsi="Calibri" w:cs="Calibri"/>
          <w:color w:val="262626" w:themeColor="text1" w:themeTint="D9"/>
          <w:lang w:eastAsia="ko-KR"/>
        </w:rPr>
        <w:t xml:space="preserve">Members who are entitled to attend and vote at a meeting of the Company but unable to attend the meeting in person may appoint a proxy to attend </w:t>
      </w:r>
      <w:r w:rsidRPr="00B97FCC">
        <w:rPr>
          <w:rFonts w:ascii="Calibri" w:hAnsi="Calibri" w:cs="Calibri"/>
        </w:rPr>
        <w:t xml:space="preserve">the meeting and exercise the right of the member to votes on their behalf. </w:t>
      </w:r>
    </w:p>
    <w:p w14:paraId="1F0E4354" w14:textId="77777777" w:rsidR="00AF1E47" w:rsidRPr="00B97FCC" w:rsidRDefault="00AF1E47" w:rsidP="00AF1E47">
      <w:pPr>
        <w:pStyle w:val="ListParagraph"/>
        <w:numPr>
          <w:ilvl w:val="0"/>
          <w:numId w:val="15"/>
        </w:numPr>
        <w:spacing w:line="279" w:lineRule="auto"/>
        <w:jc w:val="both"/>
        <w:rPr>
          <w:rFonts w:ascii="Calibri" w:eastAsia="Tahoma" w:hAnsi="Calibri" w:cs="Calibri"/>
        </w:rPr>
      </w:pPr>
      <w:r w:rsidRPr="5CCA8061">
        <w:rPr>
          <w:rFonts w:ascii="Calibri" w:eastAsia="Tahoma" w:hAnsi="Calibri" w:cs="Calibri"/>
        </w:rPr>
        <w:t xml:space="preserve">A proxy </w:t>
      </w:r>
      <w:r w:rsidRPr="5CCA8061">
        <w:rPr>
          <w:rFonts w:ascii="Calibri" w:hAnsi="Calibri" w:cs="Calibri"/>
        </w:rPr>
        <w:t>need not be a member of the Company</w:t>
      </w:r>
    </w:p>
    <w:p w14:paraId="0139BFB7" w14:textId="77777777" w:rsidR="00AF1E47" w:rsidRPr="00B97FCC" w:rsidRDefault="00AF1E47" w:rsidP="00AF1E4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B97FCC">
        <w:rPr>
          <w:rFonts w:ascii="Calibri" w:hAnsi="Calibri" w:cs="Calibri"/>
        </w:rPr>
        <w:lastRenderedPageBreak/>
        <w:t>An appointment of a proxy shall be signed by the member appointing the proxy and contain the following information:</w:t>
      </w:r>
    </w:p>
    <w:p w14:paraId="1F7C8CED" w14:textId="77777777" w:rsidR="00AF1E47" w:rsidRPr="00B97FCC" w:rsidRDefault="00AF1E47" w:rsidP="00AF1E47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B97FCC">
        <w:rPr>
          <w:rFonts w:ascii="Calibri" w:hAnsi="Calibri" w:cs="Calibri"/>
        </w:rPr>
        <w:t>the member’s name and address;</w:t>
      </w:r>
    </w:p>
    <w:p w14:paraId="0837117B" w14:textId="77777777" w:rsidR="00AF1E47" w:rsidRPr="00B97FCC" w:rsidRDefault="00AF1E47" w:rsidP="00AF1E47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B97FCC">
        <w:rPr>
          <w:rFonts w:ascii="Calibri" w:hAnsi="Calibri" w:cs="Calibri"/>
        </w:rPr>
        <w:t>the company’s name;</w:t>
      </w:r>
    </w:p>
    <w:p w14:paraId="43A64F32" w14:textId="77777777" w:rsidR="00AF1E47" w:rsidRPr="00B97FCC" w:rsidRDefault="00AF1E47" w:rsidP="00AF1E47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B97FCC">
        <w:rPr>
          <w:rFonts w:ascii="Calibri" w:hAnsi="Calibri" w:cs="Calibri"/>
        </w:rPr>
        <w:t>the proxy’s name; and</w:t>
      </w:r>
    </w:p>
    <w:p w14:paraId="5E391980" w14:textId="77777777" w:rsidR="00AF1E47" w:rsidRPr="00B97FCC" w:rsidRDefault="00AF1E47" w:rsidP="00AF1E47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contextualSpacing w:val="0"/>
        <w:jc w:val="both"/>
        <w:rPr>
          <w:rFonts w:ascii="Calibri" w:hAnsi="Calibri" w:cs="Calibri"/>
        </w:rPr>
      </w:pPr>
      <w:r w:rsidRPr="00B97FCC">
        <w:rPr>
          <w:rFonts w:ascii="Calibri" w:hAnsi="Calibri" w:cs="Calibri"/>
        </w:rPr>
        <w:t>the meetings at which the proxy may be used (which may be all meetings).</w:t>
      </w:r>
    </w:p>
    <w:p w14:paraId="4F942E0C" w14:textId="77777777" w:rsidR="00AF1E47" w:rsidRPr="00B97FCC" w:rsidRDefault="00AF1E47" w:rsidP="00AF1E47">
      <w:pPr>
        <w:pStyle w:val="ListParagraph"/>
        <w:numPr>
          <w:ilvl w:val="0"/>
          <w:numId w:val="15"/>
        </w:numPr>
        <w:spacing w:line="279" w:lineRule="auto"/>
        <w:jc w:val="both"/>
        <w:rPr>
          <w:rFonts w:ascii="Calibri" w:eastAsia="Tahoma" w:hAnsi="Calibri" w:cs="Calibri"/>
        </w:rPr>
      </w:pPr>
      <w:r w:rsidRPr="00B97FCC">
        <w:rPr>
          <w:rFonts w:ascii="Calibri" w:eastAsia="Tahoma" w:hAnsi="Calibri" w:cs="Calibri"/>
        </w:rPr>
        <w:t xml:space="preserve">For an appointment of the proxy to be effective, the instrument appointing a proxy for the meeting shall be sent to the address mentioned in clause 8 of this notice at least </w:t>
      </w:r>
      <w:r w:rsidRPr="00B97FCC">
        <w:rPr>
          <w:rFonts w:ascii="Calibri" w:hAnsi="Calibri" w:cs="Calibri"/>
        </w:rPr>
        <w:t>48 hours prior to the holding of the meeting.</w:t>
      </w:r>
    </w:p>
    <w:p w14:paraId="02B76771" w14:textId="77777777" w:rsidR="00AF1E47" w:rsidRPr="00B97FCC" w:rsidRDefault="00AF1E47" w:rsidP="00AF1E47">
      <w:pPr>
        <w:pStyle w:val="ListParagraph"/>
        <w:numPr>
          <w:ilvl w:val="0"/>
          <w:numId w:val="14"/>
        </w:numPr>
        <w:spacing w:line="279" w:lineRule="auto"/>
        <w:jc w:val="both"/>
        <w:rPr>
          <w:rFonts w:ascii="Calibri" w:eastAsia="Tahoma" w:hAnsi="Calibri" w:cs="Calibri"/>
        </w:rPr>
      </w:pPr>
      <w:r w:rsidRPr="00B97FCC">
        <w:rPr>
          <w:rFonts w:ascii="Calibri" w:eastAsia="Tahoma" w:hAnsi="Calibri" w:cs="Calibri"/>
        </w:rPr>
        <w:t xml:space="preserve">Representative of body corporate </w:t>
      </w:r>
    </w:p>
    <w:p w14:paraId="51080ECD" w14:textId="77777777" w:rsidR="00AF1E47" w:rsidRPr="00B97FCC" w:rsidRDefault="00AF1E47" w:rsidP="00AF1E47">
      <w:pPr>
        <w:pStyle w:val="ListParagraph"/>
        <w:jc w:val="both"/>
        <w:rPr>
          <w:rFonts w:ascii="Calibri" w:eastAsia="Tahoma" w:hAnsi="Calibri" w:cs="Calibri"/>
        </w:rPr>
      </w:pPr>
      <w:r w:rsidRPr="00B97FCC">
        <w:rPr>
          <w:rFonts w:ascii="Calibri" w:eastAsia="Tahoma" w:hAnsi="Calibri" w:cs="Calibri"/>
        </w:rPr>
        <w:t xml:space="preserve">Any Member that is a body corporate may, in accordance with the Myanmar Companies Law 2017, authorise any person to act as its representative at any or all general meetings or all general meetings during a specified period. </w:t>
      </w:r>
    </w:p>
    <w:p w14:paraId="105D6B63" w14:textId="77777777" w:rsidR="00C716BE" w:rsidRDefault="00C716BE" w:rsidP="00AF1E47">
      <w:pPr>
        <w:spacing w:before="240" w:after="0"/>
        <w:jc w:val="both"/>
        <w:rPr>
          <w:rFonts w:ascii="Calibri" w:eastAsia="Tahoma" w:hAnsi="Calibri" w:cs="Calibri"/>
          <w:b/>
          <w:bCs/>
          <w:i/>
          <w:iCs/>
        </w:rPr>
      </w:pPr>
    </w:p>
    <w:p w14:paraId="1B391458" w14:textId="379954F7" w:rsidR="00AF1E47" w:rsidRPr="00523B59" w:rsidRDefault="00AF1E47" w:rsidP="00AF1E47">
      <w:pPr>
        <w:spacing w:before="240" w:after="0"/>
        <w:jc w:val="both"/>
        <w:rPr>
          <w:rFonts w:ascii="Calibri" w:eastAsia="Tahoma" w:hAnsi="Calibri" w:cs="Calibri"/>
          <w:b/>
          <w:bCs/>
          <w:i/>
          <w:iCs/>
        </w:rPr>
      </w:pPr>
      <w:r w:rsidRPr="00523B59">
        <w:rPr>
          <w:rFonts w:ascii="Calibri" w:eastAsia="Tahoma" w:hAnsi="Calibri" w:cs="Calibri"/>
          <w:b/>
          <w:bCs/>
          <w:i/>
          <w:iCs/>
        </w:rPr>
        <w:t>ATTACHMENTS</w:t>
      </w:r>
    </w:p>
    <w:p w14:paraId="77CE3082" w14:textId="3BCED755" w:rsidR="00AF1E47" w:rsidRPr="00523B59" w:rsidRDefault="00AF1E47" w:rsidP="00AF1E47">
      <w:pPr>
        <w:pStyle w:val="ListParagraph"/>
        <w:numPr>
          <w:ilvl w:val="0"/>
          <w:numId w:val="18"/>
        </w:numPr>
        <w:spacing w:before="240" w:after="0" w:line="279" w:lineRule="auto"/>
        <w:jc w:val="both"/>
        <w:rPr>
          <w:rFonts w:ascii="Calibri" w:eastAsia="Tahoma" w:hAnsi="Calibri" w:cs="Calibri"/>
          <w:i/>
          <w:iCs/>
        </w:rPr>
      </w:pPr>
      <w:r w:rsidRPr="00523B59">
        <w:rPr>
          <w:rFonts w:ascii="Calibri" w:eastAsia="Tahoma" w:hAnsi="Calibri" w:cs="Calibri"/>
          <w:i/>
          <w:iCs/>
        </w:rPr>
        <w:t xml:space="preserve">Signed </w:t>
      </w:r>
      <w:r w:rsidR="00523B59" w:rsidRPr="00523B59">
        <w:rPr>
          <w:rFonts w:ascii="Calibri" w:eastAsia="Tahoma" w:hAnsi="Calibri" w:cs="Calibri"/>
          <w:i/>
          <w:iCs/>
        </w:rPr>
        <w:t xml:space="preserve">notice by a </w:t>
      </w:r>
      <w:r w:rsidRPr="00523B59">
        <w:rPr>
          <w:rFonts w:ascii="Calibri" w:eastAsia="Tahoma" w:hAnsi="Calibri" w:cs="Calibri"/>
          <w:i/>
          <w:iCs/>
        </w:rPr>
        <w:t xml:space="preserve">Company’s director calling of </w:t>
      </w:r>
      <w:r w:rsidR="00C716BE" w:rsidRPr="00523B59">
        <w:rPr>
          <w:rFonts w:ascii="Calibri" w:eastAsia="Tahoma" w:hAnsi="Calibri" w:cs="Calibri"/>
          <w:i/>
          <w:iCs/>
        </w:rPr>
        <w:t>Annual</w:t>
      </w:r>
      <w:r w:rsidRPr="00523B59">
        <w:rPr>
          <w:rFonts w:ascii="Calibri" w:eastAsia="Tahoma" w:hAnsi="Calibri" w:cs="Calibri"/>
          <w:i/>
          <w:iCs/>
        </w:rPr>
        <w:t xml:space="preserve"> </w:t>
      </w:r>
      <w:r w:rsidR="00C716BE" w:rsidRPr="00523B59">
        <w:rPr>
          <w:rFonts w:ascii="Calibri" w:eastAsia="Tahoma" w:hAnsi="Calibri" w:cs="Calibri"/>
          <w:i/>
          <w:iCs/>
        </w:rPr>
        <w:t>G</w:t>
      </w:r>
      <w:r w:rsidRPr="00523B59">
        <w:rPr>
          <w:rFonts w:ascii="Calibri" w:eastAsia="Tahoma" w:hAnsi="Calibri" w:cs="Calibri"/>
          <w:i/>
          <w:iCs/>
        </w:rPr>
        <w:t xml:space="preserve">eneral </w:t>
      </w:r>
      <w:r w:rsidR="00C716BE" w:rsidRPr="00523B59">
        <w:rPr>
          <w:rFonts w:ascii="Calibri" w:eastAsia="Tahoma" w:hAnsi="Calibri" w:cs="Calibri"/>
          <w:i/>
          <w:iCs/>
        </w:rPr>
        <w:t>M</w:t>
      </w:r>
      <w:r w:rsidRPr="00523B59">
        <w:rPr>
          <w:rFonts w:ascii="Calibri" w:eastAsia="Tahoma" w:hAnsi="Calibri" w:cs="Calibri"/>
          <w:i/>
          <w:iCs/>
        </w:rPr>
        <w:t>eeting</w:t>
      </w:r>
    </w:p>
    <w:p w14:paraId="206662D8" w14:textId="77777777" w:rsidR="00DB3842" w:rsidRPr="00B97FCC" w:rsidRDefault="00DB3842" w:rsidP="00F95190">
      <w:pPr>
        <w:pStyle w:val="ListParagraph"/>
        <w:spacing w:before="240" w:after="0" w:line="279" w:lineRule="auto"/>
        <w:ind w:left="360"/>
        <w:jc w:val="both"/>
        <w:rPr>
          <w:rFonts w:ascii="Calibri" w:eastAsia="Tahoma" w:hAnsi="Calibri" w:cs="Calibri"/>
          <w:i/>
          <w:iCs/>
        </w:rPr>
      </w:pPr>
    </w:p>
    <w:p w14:paraId="3C27E270" w14:textId="77777777" w:rsidR="00AF1E47" w:rsidRPr="00B97FCC" w:rsidRDefault="00AF1E47" w:rsidP="00AF1E47">
      <w:pPr>
        <w:spacing w:before="240" w:after="0"/>
        <w:jc w:val="both"/>
        <w:rPr>
          <w:rFonts w:ascii="Calibri" w:eastAsia="Tahoma" w:hAnsi="Calibri" w:cs="Calibri"/>
          <w:b/>
          <w:bCs/>
        </w:rPr>
      </w:pPr>
    </w:p>
    <w:p w14:paraId="6099FBEB" w14:textId="0C364642" w:rsidR="00C716BE" w:rsidRDefault="00C716BE" w:rsidP="00AF1E47">
      <w:pPr>
        <w:spacing w:after="0"/>
        <w:jc w:val="both"/>
        <w:rPr>
          <w:rFonts w:ascii="Calibri" w:eastAsia="Tahoma" w:hAnsi="Calibri" w:cs="Calibri"/>
        </w:rPr>
      </w:pPr>
    </w:p>
    <w:p w14:paraId="6126BC3A" w14:textId="0AF1280C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  <w:r w:rsidRPr="00B97FCC">
        <w:rPr>
          <w:rFonts w:ascii="Calibri" w:eastAsia="Tahoma" w:hAnsi="Calibri" w:cs="Calibri"/>
        </w:rPr>
        <w:t>Sincerely,</w:t>
      </w:r>
    </w:p>
    <w:p w14:paraId="260FD93C" w14:textId="77777777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</w:p>
    <w:p w14:paraId="490D964F" w14:textId="77777777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</w:p>
    <w:p w14:paraId="294C216D" w14:textId="77777777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</w:p>
    <w:p w14:paraId="68AB2C6F" w14:textId="77777777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  <w:r w:rsidRPr="00B97FCC">
        <w:rPr>
          <w:rFonts w:ascii="Calibri" w:eastAsia="Tahoma" w:hAnsi="Calibri" w:cs="Calibri"/>
        </w:rPr>
        <w:t>_________________________</w:t>
      </w:r>
    </w:p>
    <w:p w14:paraId="09D4965D" w14:textId="1B155C9A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  <w:r w:rsidRPr="050B3B02">
        <w:rPr>
          <w:rFonts w:ascii="Calibri" w:eastAsia="Tahoma" w:hAnsi="Calibri" w:cs="Calibri"/>
        </w:rPr>
        <w:t>Name: [director_name]</w:t>
      </w:r>
      <w:ins w:id="11" w:author="CH Legal " w:date="2025-12-29T15:16:00Z" w16du:dateUtc="2025-12-29T08:46:00Z">
        <w:r w:rsidR="00406932">
          <w:rPr>
            <w:rFonts w:ascii="Calibri" w:eastAsia="Tahoma" w:hAnsi="Calibri" w:cs="Calibri"/>
          </w:rPr>
          <w:t>[</w:t>
        </w:r>
        <w:r w:rsidR="00FC1274">
          <w:rPr>
            <w:rFonts w:ascii="Calibri" w:eastAsia="Tahoma" w:hAnsi="Calibri" w:cs="Calibri"/>
          </w:rPr>
          <w:t>director_name]</w:t>
        </w:r>
      </w:ins>
    </w:p>
    <w:p w14:paraId="3B9920D0" w14:textId="77777777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  <w:r w:rsidRPr="050B3B02">
        <w:rPr>
          <w:rFonts w:ascii="Calibri" w:eastAsia="Tahoma" w:hAnsi="Calibri" w:cs="Calibri"/>
        </w:rPr>
        <w:t>Position: Director</w:t>
      </w:r>
    </w:p>
    <w:p w14:paraId="7C8C99C9" w14:textId="6CE42EF6" w:rsidR="00AF1E47" w:rsidRPr="00464FBE" w:rsidRDefault="00C716BE" w:rsidP="00AF1E47">
      <w:pPr>
        <w:spacing w:after="0"/>
        <w:jc w:val="both"/>
        <w:rPr>
          <w:rFonts w:ascii="Calibri" w:eastAsia="Tahoma" w:hAnsi="Calibri" w:cs="Calibri"/>
        </w:rPr>
      </w:pPr>
      <w:r w:rsidRPr="00464FBE">
        <w:rPr>
          <w:rFonts w:ascii="Calibri" w:eastAsia="Tahoma" w:hAnsi="Calibri" w:cs="Calibri"/>
        </w:rPr>
        <w:t>[company]</w:t>
      </w:r>
      <w:r w:rsidR="00AF1E47" w:rsidRPr="00464FBE">
        <w:rPr>
          <w:rFonts w:ascii="Calibri" w:eastAsia="Tahoma" w:hAnsi="Calibri" w:cs="Calibri"/>
        </w:rPr>
        <w:t xml:space="preserve"> </w:t>
      </w:r>
    </w:p>
    <w:p w14:paraId="38F4A623" w14:textId="6406CFDA" w:rsidR="00AF1E47" w:rsidRPr="00B97FCC" w:rsidRDefault="00AF1E47" w:rsidP="00AF1E47">
      <w:pPr>
        <w:spacing w:after="0"/>
        <w:jc w:val="both"/>
        <w:rPr>
          <w:rFonts w:ascii="Calibri" w:eastAsia="Tahoma" w:hAnsi="Calibri" w:cs="Calibri"/>
        </w:rPr>
      </w:pPr>
      <w:r w:rsidRPr="00464FBE">
        <w:rPr>
          <w:rFonts w:ascii="Calibri" w:eastAsia="Tahoma" w:hAnsi="Calibri" w:cs="Calibri"/>
        </w:rPr>
        <w:t>Date: [notice_date]</w:t>
      </w:r>
    </w:p>
    <w:p w14:paraId="49997238" w14:textId="34E7E0C2" w:rsidR="002D1D9D" w:rsidRPr="005972E4" w:rsidRDefault="002D1D9D" w:rsidP="00D70910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</w:p>
    <w:p w14:paraId="7CDCCB47" w14:textId="77777777" w:rsidR="009E77E3" w:rsidRPr="005972E4" w:rsidRDefault="009E77E3" w:rsidP="008F077D">
      <w:pPr>
        <w:tabs>
          <w:tab w:val="left" w:pos="-720"/>
        </w:tabs>
        <w:suppressAutoHyphens/>
        <w:spacing w:after="0" w:line="360" w:lineRule="auto"/>
        <w:jc w:val="both"/>
        <w:rPr>
          <w:rFonts w:cstheme="minorHAnsi"/>
        </w:rPr>
      </w:pPr>
    </w:p>
    <w:sectPr w:rsidR="009E77E3" w:rsidRPr="005972E4" w:rsidSect="00D70910">
      <w:endnotePr>
        <w:numFmt w:val="decimal"/>
      </w:endnotePr>
      <w:pgSz w:w="11906" w:h="16838" w:code="9"/>
      <w:pgMar w:top="1152" w:right="1800" w:bottom="1008" w:left="180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1FA"/>
    <w:multiLevelType w:val="hybridMultilevel"/>
    <w:tmpl w:val="7AF22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17334"/>
    <w:multiLevelType w:val="hybridMultilevel"/>
    <w:tmpl w:val="910AB1E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75AA90A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A6881D48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F3776"/>
    <w:multiLevelType w:val="hybridMultilevel"/>
    <w:tmpl w:val="A1CC8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D16F5"/>
    <w:multiLevelType w:val="hybridMultilevel"/>
    <w:tmpl w:val="D17068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53EE8"/>
    <w:multiLevelType w:val="hybridMultilevel"/>
    <w:tmpl w:val="16342940"/>
    <w:lvl w:ilvl="0" w:tplc="249618B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8D0D4D"/>
    <w:multiLevelType w:val="hybridMultilevel"/>
    <w:tmpl w:val="1B66808A"/>
    <w:lvl w:ilvl="0" w:tplc="5FCC8F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A410C4"/>
    <w:multiLevelType w:val="hybridMultilevel"/>
    <w:tmpl w:val="DFC41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A7603"/>
    <w:multiLevelType w:val="hybridMultilevel"/>
    <w:tmpl w:val="1FBE1CDE"/>
    <w:lvl w:ilvl="0" w:tplc="0C36B2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FB53DD"/>
    <w:multiLevelType w:val="hybridMultilevel"/>
    <w:tmpl w:val="65C4A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A5D3C"/>
    <w:multiLevelType w:val="multilevel"/>
    <w:tmpl w:val="F5BCDA92"/>
    <w:name w:val="HouseList"/>
    <w:lvl w:ilvl="0">
      <w:start w:val="1"/>
      <w:numFmt w:val="none"/>
      <w:pStyle w:val="Heading0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Heading1"/>
      <w:lvlText w:val="%2"/>
      <w:lvlJc w:val="left"/>
      <w:pPr>
        <w:ind w:left="907" w:hanging="907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pStyle w:val="HeadingList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pStyle w:val="Heading4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pStyle w:val="Heading5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pStyle w:val="Heading6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pStyle w:val="Heading7"/>
      <w:lvlText w:val="(%9)"/>
      <w:lvlJc w:val="left"/>
      <w:pPr>
        <w:ind w:left="3856" w:hanging="737"/>
      </w:pPr>
      <w:rPr>
        <w:rFonts w:hint="default"/>
      </w:rPr>
    </w:lvl>
  </w:abstractNum>
  <w:abstractNum w:abstractNumId="10" w15:restartNumberingAfterBreak="0">
    <w:nsid w:val="40C03928"/>
    <w:multiLevelType w:val="hybridMultilevel"/>
    <w:tmpl w:val="C3E81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64A4EFD"/>
    <w:multiLevelType w:val="hybridMultilevel"/>
    <w:tmpl w:val="995E183E"/>
    <w:lvl w:ilvl="0" w:tplc="727C842E">
      <w:start w:val="1"/>
      <w:numFmt w:val="upperLetter"/>
      <w:lvlText w:val="(%1)"/>
      <w:lvlJc w:val="left"/>
      <w:pPr>
        <w:ind w:left="405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 w15:restartNumberingAfterBreak="0">
    <w:nsid w:val="4BB77136"/>
    <w:multiLevelType w:val="hybridMultilevel"/>
    <w:tmpl w:val="F8706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27F61"/>
    <w:multiLevelType w:val="hybridMultilevel"/>
    <w:tmpl w:val="A39641C0"/>
    <w:lvl w:ilvl="0" w:tplc="C540E4D6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E8E5B7A"/>
    <w:multiLevelType w:val="hybridMultilevel"/>
    <w:tmpl w:val="BA40C44A"/>
    <w:lvl w:ilvl="0" w:tplc="D3AE6B8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6D0F79"/>
    <w:multiLevelType w:val="hybridMultilevel"/>
    <w:tmpl w:val="663EEC1A"/>
    <w:lvl w:ilvl="0" w:tplc="2BF83358">
      <w:start w:val="1"/>
      <w:numFmt w:val="lowerLetter"/>
      <w:lvlText w:val="(%1)"/>
      <w:lvlJc w:val="left"/>
      <w:pPr>
        <w:ind w:left="810" w:hanging="360"/>
      </w:pPr>
      <w:rPr>
        <w:rFonts w:ascii="Tahoma" w:eastAsia="Tahoma" w:hAnsi="Tahoma" w:cs="Tahoma"/>
      </w:rPr>
    </w:lvl>
    <w:lvl w:ilvl="1" w:tplc="08090019">
      <w:start w:val="1"/>
      <w:numFmt w:val="lowerLetter"/>
      <w:lvlText w:val="%2."/>
      <w:lvlJc w:val="left"/>
      <w:pPr>
        <w:ind w:left="1530" w:hanging="360"/>
      </w:pPr>
    </w:lvl>
    <w:lvl w:ilvl="2" w:tplc="0809001B">
      <w:start w:val="1"/>
      <w:numFmt w:val="lowerRoman"/>
      <w:lvlText w:val="%3."/>
      <w:lvlJc w:val="right"/>
      <w:pPr>
        <w:ind w:left="2250" w:hanging="180"/>
      </w:pPr>
    </w:lvl>
    <w:lvl w:ilvl="3" w:tplc="0809000F">
      <w:start w:val="1"/>
      <w:numFmt w:val="decimal"/>
      <w:lvlText w:val="%4."/>
      <w:lvlJc w:val="left"/>
      <w:pPr>
        <w:ind w:left="2970" w:hanging="360"/>
      </w:pPr>
    </w:lvl>
    <w:lvl w:ilvl="4" w:tplc="08090019">
      <w:start w:val="1"/>
      <w:numFmt w:val="lowerLetter"/>
      <w:lvlText w:val="%5."/>
      <w:lvlJc w:val="left"/>
      <w:pPr>
        <w:ind w:left="3690" w:hanging="360"/>
      </w:pPr>
    </w:lvl>
    <w:lvl w:ilvl="5" w:tplc="0809001B">
      <w:start w:val="1"/>
      <w:numFmt w:val="lowerRoman"/>
      <w:lvlText w:val="%6."/>
      <w:lvlJc w:val="right"/>
      <w:pPr>
        <w:ind w:left="4410" w:hanging="180"/>
      </w:pPr>
    </w:lvl>
    <w:lvl w:ilvl="6" w:tplc="0809000F">
      <w:start w:val="1"/>
      <w:numFmt w:val="decimal"/>
      <w:lvlText w:val="%7."/>
      <w:lvlJc w:val="left"/>
      <w:pPr>
        <w:ind w:left="5130" w:hanging="360"/>
      </w:pPr>
    </w:lvl>
    <w:lvl w:ilvl="7" w:tplc="08090019">
      <w:start w:val="1"/>
      <w:numFmt w:val="lowerLetter"/>
      <w:lvlText w:val="%8."/>
      <w:lvlJc w:val="left"/>
      <w:pPr>
        <w:ind w:left="5850" w:hanging="360"/>
      </w:pPr>
    </w:lvl>
    <w:lvl w:ilvl="8" w:tplc="0809001B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57663A8A"/>
    <w:multiLevelType w:val="hybridMultilevel"/>
    <w:tmpl w:val="09988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D75B09"/>
    <w:multiLevelType w:val="hybridMultilevel"/>
    <w:tmpl w:val="38266578"/>
    <w:lvl w:ilvl="0" w:tplc="1CCC3D9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727065">
    <w:abstractNumId w:val="9"/>
  </w:num>
  <w:num w:numId="2" w16cid:durableId="1318413808">
    <w:abstractNumId w:val="10"/>
  </w:num>
  <w:num w:numId="3" w16cid:durableId="1779762644">
    <w:abstractNumId w:val="17"/>
  </w:num>
  <w:num w:numId="4" w16cid:durableId="1197620227">
    <w:abstractNumId w:val="16"/>
  </w:num>
  <w:num w:numId="5" w16cid:durableId="323974857">
    <w:abstractNumId w:val="3"/>
  </w:num>
  <w:num w:numId="6" w16cid:durableId="1125348726">
    <w:abstractNumId w:val="7"/>
  </w:num>
  <w:num w:numId="7" w16cid:durableId="833301728">
    <w:abstractNumId w:val="2"/>
  </w:num>
  <w:num w:numId="8" w16cid:durableId="1475490731">
    <w:abstractNumId w:val="11"/>
  </w:num>
  <w:num w:numId="9" w16cid:durableId="2697506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0886243">
    <w:abstractNumId w:val="14"/>
  </w:num>
  <w:num w:numId="11" w16cid:durableId="816920348">
    <w:abstractNumId w:val="6"/>
  </w:num>
  <w:num w:numId="12" w16cid:durableId="270863461">
    <w:abstractNumId w:val="0"/>
  </w:num>
  <w:num w:numId="13" w16cid:durableId="71515599">
    <w:abstractNumId w:val="12"/>
  </w:num>
  <w:num w:numId="14" w16cid:durableId="1017149552">
    <w:abstractNumId w:val="8"/>
  </w:num>
  <w:num w:numId="15" w16cid:durableId="1061369406">
    <w:abstractNumId w:val="5"/>
  </w:num>
  <w:num w:numId="16" w16cid:durableId="454258629">
    <w:abstractNumId w:val="1"/>
  </w:num>
  <w:num w:numId="17" w16cid:durableId="1520045408">
    <w:abstractNumId w:val="13"/>
  </w:num>
  <w:num w:numId="18" w16cid:durableId="55189381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 Legal ">
    <w15:presenceInfo w15:providerId="None" w15:userId="CH Legal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2E"/>
    <w:rsid w:val="0004317D"/>
    <w:rsid w:val="00055D2A"/>
    <w:rsid w:val="00094AE6"/>
    <w:rsid w:val="000F61F7"/>
    <w:rsid w:val="000F7D5F"/>
    <w:rsid w:val="001069A8"/>
    <w:rsid w:val="001242AE"/>
    <w:rsid w:val="00165AAC"/>
    <w:rsid w:val="001721CD"/>
    <w:rsid w:val="0017642F"/>
    <w:rsid w:val="001B38EC"/>
    <w:rsid w:val="001B560A"/>
    <w:rsid w:val="001D3DAE"/>
    <w:rsid w:val="001D794D"/>
    <w:rsid w:val="001E7332"/>
    <w:rsid w:val="00226AE3"/>
    <w:rsid w:val="002300A6"/>
    <w:rsid w:val="00245087"/>
    <w:rsid w:val="00273ABC"/>
    <w:rsid w:val="00277777"/>
    <w:rsid w:val="002903E7"/>
    <w:rsid w:val="002B25DE"/>
    <w:rsid w:val="002C29EF"/>
    <w:rsid w:val="002D1D9D"/>
    <w:rsid w:val="003254FC"/>
    <w:rsid w:val="00326323"/>
    <w:rsid w:val="00340C3B"/>
    <w:rsid w:val="00351AFE"/>
    <w:rsid w:val="003B068C"/>
    <w:rsid w:val="003C2F78"/>
    <w:rsid w:val="003C6247"/>
    <w:rsid w:val="003C7488"/>
    <w:rsid w:val="003D791E"/>
    <w:rsid w:val="003F279E"/>
    <w:rsid w:val="00406932"/>
    <w:rsid w:val="00411A14"/>
    <w:rsid w:val="00434642"/>
    <w:rsid w:val="0043514E"/>
    <w:rsid w:val="00435563"/>
    <w:rsid w:val="00441ACA"/>
    <w:rsid w:val="00445DB5"/>
    <w:rsid w:val="00450170"/>
    <w:rsid w:val="00461F57"/>
    <w:rsid w:val="00464FBE"/>
    <w:rsid w:val="00495C6D"/>
    <w:rsid w:val="004A2673"/>
    <w:rsid w:val="004A4B78"/>
    <w:rsid w:val="004B7AF2"/>
    <w:rsid w:val="004D233F"/>
    <w:rsid w:val="00523B59"/>
    <w:rsid w:val="00523E3E"/>
    <w:rsid w:val="005318C7"/>
    <w:rsid w:val="00544BD8"/>
    <w:rsid w:val="00587D1E"/>
    <w:rsid w:val="00592CC1"/>
    <w:rsid w:val="005972E4"/>
    <w:rsid w:val="005A08E8"/>
    <w:rsid w:val="005A76A4"/>
    <w:rsid w:val="005B5D73"/>
    <w:rsid w:val="005B64E8"/>
    <w:rsid w:val="005D2546"/>
    <w:rsid w:val="005D45E9"/>
    <w:rsid w:val="005D7980"/>
    <w:rsid w:val="005F23F6"/>
    <w:rsid w:val="005F264B"/>
    <w:rsid w:val="005F6EFD"/>
    <w:rsid w:val="00603B1D"/>
    <w:rsid w:val="00606A37"/>
    <w:rsid w:val="006720A3"/>
    <w:rsid w:val="00675316"/>
    <w:rsid w:val="00684347"/>
    <w:rsid w:val="006B4A31"/>
    <w:rsid w:val="006C3243"/>
    <w:rsid w:val="006F0C96"/>
    <w:rsid w:val="006F3378"/>
    <w:rsid w:val="006F5B7D"/>
    <w:rsid w:val="00732F30"/>
    <w:rsid w:val="007548D1"/>
    <w:rsid w:val="00760688"/>
    <w:rsid w:val="0076528C"/>
    <w:rsid w:val="0077195D"/>
    <w:rsid w:val="00795798"/>
    <w:rsid w:val="007B1C98"/>
    <w:rsid w:val="007F6A36"/>
    <w:rsid w:val="00811DA4"/>
    <w:rsid w:val="0082642A"/>
    <w:rsid w:val="00833F07"/>
    <w:rsid w:val="008524C4"/>
    <w:rsid w:val="00856810"/>
    <w:rsid w:val="00856822"/>
    <w:rsid w:val="008A4CDF"/>
    <w:rsid w:val="008A75FC"/>
    <w:rsid w:val="008D46F7"/>
    <w:rsid w:val="008D6927"/>
    <w:rsid w:val="008F077D"/>
    <w:rsid w:val="008F2775"/>
    <w:rsid w:val="009053F3"/>
    <w:rsid w:val="00905A76"/>
    <w:rsid w:val="00935B28"/>
    <w:rsid w:val="00955E71"/>
    <w:rsid w:val="0097150D"/>
    <w:rsid w:val="00983DBA"/>
    <w:rsid w:val="00996A75"/>
    <w:rsid w:val="009A37E0"/>
    <w:rsid w:val="009C4669"/>
    <w:rsid w:val="009D638C"/>
    <w:rsid w:val="009E040F"/>
    <w:rsid w:val="009E0D6C"/>
    <w:rsid w:val="009E2B0D"/>
    <w:rsid w:val="009E77E3"/>
    <w:rsid w:val="00A0601D"/>
    <w:rsid w:val="00A27167"/>
    <w:rsid w:val="00A46358"/>
    <w:rsid w:val="00A556EB"/>
    <w:rsid w:val="00A6597C"/>
    <w:rsid w:val="00A975B8"/>
    <w:rsid w:val="00AA76E5"/>
    <w:rsid w:val="00AC00C5"/>
    <w:rsid w:val="00AC28AA"/>
    <w:rsid w:val="00AC2D45"/>
    <w:rsid w:val="00AC3E25"/>
    <w:rsid w:val="00AC40FC"/>
    <w:rsid w:val="00AE45AA"/>
    <w:rsid w:val="00AF1E47"/>
    <w:rsid w:val="00AF5D04"/>
    <w:rsid w:val="00AF635B"/>
    <w:rsid w:val="00B41885"/>
    <w:rsid w:val="00B90AAC"/>
    <w:rsid w:val="00B9147D"/>
    <w:rsid w:val="00BA5C3F"/>
    <w:rsid w:val="00BC0FBD"/>
    <w:rsid w:val="00BD1AF9"/>
    <w:rsid w:val="00BE1485"/>
    <w:rsid w:val="00BF7CFB"/>
    <w:rsid w:val="00C05060"/>
    <w:rsid w:val="00C43239"/>
    <w:rsid w:val="00C463E5"/>
    <w:rsid w:val="00C716BE"/>
    <w:rsid w:val="00CE23F5"/>
    <w:rsid w:val="00CF3398"/>
    <w:rsid w:val="00D3461C"/>
    <w:rsid w:val="00D37D4C"/>
    <w:rsid w:val="00D42533"/>
    <w:rsid w:val="00D54EE1"/>
    <w:rsid w:val="00D57E47"/>
    <w:rsid w:val="00D70910"/>
    <w:rsid w:val="00D85511"/>
    <w:rsid w:val="00D94F05"/>
    <w:rsid w:val="00DB3842"/>
    <w:rsid w:val="00DF0F88"/>
    <w:rsid w:val="00E0302A"/>
    <w:rsid w:val="00E2429E"/>
    <w:rsid w:val="00E320CC"/>
    <w:rsid w:val="00E60216"/>
    <w:rsid w:val="00E63E2E"/>
    <w:rsid w:val="00E65451"/>
    <w:rsid w:val="00E80C9E"/>
    <w:rsid w:val="00E82739"/>
    <w:rsid w:val="00EF0386"/>
    <w:rsid w:val="00EF318F"/>
    <w:rsid w:val="00F12F8D"/>
    <w:rsid w:val="00F32B17"/>
    <w:rsid w:val="00F45D35"/>
    <w:rsid w:val="00F831FC"/>
    <w:rsid w:val="00F95190"/>
    <w:rsid w:val="00FA2D82"/>
    <w:rsid w:val="00FA78ED"/>
    <w:rsid w:val="00FC1274"/>
    <w:rsid w:val="00FF6D32"/>
    <w:rsid w:val="00F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7030"/>
  <w15:chartTrackingRefBased/>
  <w15:docId w15:val="{8B2318A0-D5F0-4F3E-9EB8-CD2A507B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E63E2E"/>
    <w:pPr>
      <w:keepNext/>
      <w:numPr>
        <w:ilvl w:val="1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0"/>
    </w:pPr>
    <w:rPr>
      <w:rFonts w:ascii="Tahoma" w:eastAsia="Tahoma" w:hAnsi="Tahoma" w:cs="Tahoma"/>
      <w:b/>
      <w:bCs/>
      <w:caps/>
      <w:sz w:val="20"/>
      <w:szCs w:val="20"/>
    </w:rPr>
  </w:style>
  <w:style w:type="paragraph" w:styleId="Heading2">
    <w:name w:val="heading 2"/>
    <w:basedOn w:val="BodyText"/>
    <w:next w:val="BodyText"/>
    <w:link w:val="Heading2Char"/>
    <w:uiPriority w:val="9"/>
    <w:qFormat/>
    <w:rsid w:val="00E63E2E"/>
    <w:pPr>
      <w:keepNext/>
      <w:numPr>
        <w:ilvl w:val="2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E63E2E"/>
    <w:pPr>
      <w:numPr>
        <w:ilvl w:val="3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E63E2E"/>
    <w:pPr>
      <w:numPr>
        <w:ilvl w:val="5"/>
        <w:numId w:val="1"/>
      </w:num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E63E2E"/>
    <w:pPr>
      <w:numPr>
        <w:ilvl w:val="6"/>
        <w:numId w:val="1"/>
      </w:num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E63E2E"/>
    <w:pPr>
      <w:numPr>
        <w:ilvl w:val="7"/>
        <w:numId w:val="1"/>
      </w:num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E63E2E"/>
    <w:pPr>
      <w:numPr>
        <w:ilvl w:val="8"/>
        <w:numId w:val="1"/>
      </w:num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2E"/>
    <w:rPr>
      <w:rFonts w:ascii="Tahoma" w:eastAsia="Tahoma" w:hAnsi="Tahoma" w:cs="Tahoma"/>
      <w:b/>
      <w:bCs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3E2E"/>
    <w:rPr>
      <w:rFonts w:ascii="Tahoma" w:eastAsia="Tahoma" w:hAnsi="Tahoma" w:cs="Tahom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63E2E"/>
    <w:rPr>
      <w:rFonts w:ascii="Tahoma" w:eastAsia="Tahoma" w:hAnsi="Tahoma" w:cs="Tahoma"/>
      <w:sz w:val="20"/>
      <w:szCs w:val="20"/>
    </w:rPr>
  </w:style>
  <w:style w:type="paragraph" w:customStyle="1" w:styleId="Heading0">
    <w:name w:val="Heading 0"/>
    <w:basedOn w:val="BodyText"/>
    <w:next w:val="BodyText"/>
    <w:uiPriority w:val="9"/>
    <w:rsid w:val="00E63E2E"/>
    <w:pPr>
      <w:numPr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E63E2E"/>
    <w:pPr>
      <w:numPr>
        <w:ilvl w:val="4"/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3E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3E2E"/>
  </w:style>
  <w:style w:type="paragraph" w:styleId="BalloonText">
    <w:name w:val="Balloon Text"/>
    <w:basedOn w:val="Normal"/>
    <w:link w:val="BalloonTextChar"/>
    <w:uiPriority w:val="99"/>
    <w:semiHidden/>
    <w:unhideWhenUsed/>
    <w:rsid w:val="00277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777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4A4B78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val="en-US" w:bidi="en-US"/>
    </w:rPr>
  </w:style>
  <w:style w:type="table" w:styleId="TableGrid">
    <w:name w:val="Table Grid"/>
    <w:basedOn w:val="TableNormal"/>
    <w:uiPriority w:val="39"/>
    <w:rsid w:val="004A4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320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320CC"/>
  </w:style>
  <w:style w:type="paragraph" w:styleId="ListParagraph">
    <w:name w:val="List Paragraph"/>
    <w:basedOn w:val="Normal"/>
    <w:uiPriority w:val="34"/>
    <w:qFormat/>
    <w:rsid w:val="00E320CC"/>
    <w:pPr>
      <w:ind w:left="720"/>
      <w:contextualSpacing/>
    </w:pPr>
  </w:style>
  <w:style w:type="paragraph" w:styleId="Revision">
    <w:name w:val="Revision"/>
    <w:hidden/>
    <w:uiPriority w:val="99"/>
    <w:semiHidden/>
    <w:rsid w:val="00EF03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46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6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6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6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66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1E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people" Target="people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myco.dica.gov.mm/Corp/EntityProfile.aspx?id=4f695eb2-7db9-490f-9fc5-d7a68e5372c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068EF4ED4BC43B6039281E3B52D8D" ma:contentTypeVersion="10" ma:contentTypeDescription="Create a new document." ma:contentTypeScope="" ma:versionID="2428552af4d1ae758ff615ceaa351bdb">
  <xsd:schema xmlns:xsd="http://www.w3.org/2001/XMLSchema" xmlns:xs="http://www.w3.org/2001/XMLSchema" xmlns:p="http://schemas.microsoft.com/office/2006/metadata/properties" xmlns:ns3="9acac94c-9011-4bf7-8a80-676063ded0fc" xmlns:ns4="c2da1a9e-6af6-4c86-ba8a-4cf20f5225f0" targetNamespace="http://schemas.microsoft.com/office/2006/metadata/properties" ma:root="true" ma:fieldsID="0759598d4346dcf9ea45fe01f2dc9168" ns3:_="" ns4:_="">
    <xsd:import namespace="9acac94c-9011-4bf7-8a80-676063ded0fc"/>
    <xsd:import namespace="c2da1a9e-6af6-4c86-ba8a-4cf20f5225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ac94c-9011-4bf7-8a80-676063de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a1a9e-6af6-4c86-ba8a-4cf20f5225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F7E98-A710-40FB-96B7-9C95EA207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ac94c-9011-4bf7-8a80-676063ded0fc"/>
    <ds:schemaRef ds:uri="c2da1a9e-6af6-4c86-ba8a-4cf20f522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10B70A-7510-4886-AA5D-17F1C1E97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DE18D6-C658-409E-85F0-44D6E9439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5F6A3C-BE39-4F6A-8FE3-36C498E21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Scott</dc:creator>
  <cp:keywords/>
  <dc:description/>
  <cp:lastModifiedBy>CH Legal </cp:lastModifiedBy>
  <cp:revision>52</cp:revision>
  <dcterms:created xsi:type="dcterms:W3CDTF">2021-01-19T03:03:00Z</dcterms:created>
  <dcterms:modified xsi:type="dcterms:W3CDTF">2025-12-29T08:46:00Z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0x01010029D068EF4ED4BC43B6039281E3B52D8D</vt:lpwstr>
  </property>
</Properties>
</file>